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17.3228346456694" w:left="1440" w:right="1440" w:header="720" w:footer="720"/>
          <w:pgNumType w:start="1"/>
        </w:sectPr>
      </w:pPr>
      <w:bookmarkStart w:colFirst="0" w:colLast="0" w:name="_8p9ueyezs80o" w:id="0"/>
      <w:bookmarkEnd w:id="0"/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2e276c"/>
          <w:sz w:val="54"/>
          <w:szCs w:val="54"/>
          <w:u w:val="none"/>
          <w:shd w:fill="auto" w:val="clear"/>
          <w:vertAlign w:val="baseline"/>
          <w:rtl w:val="0"/>
        </w:rPr>
        <w:t xml:space="preserve">COMP - Analiza przedwdrożeniowa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Analiza przedwdrożeniowa – </w:t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ektb3flb3vmw" w:id="2"/>
      <w:bookmarkEnd w:id="2"/>
      <w:r w:rsidDel="00000000" w:rsidR="00000000" w:rsidRPr="00000000">
        <w:rPr>
          <w:rtl w:val="0"/>
        </w:rPr>
        <w:t xml:space="preserve">Projekt wdrożenia automatyzacji transportu wewnętrznego z wykorzystaniem AGV w firmie Sanden - COMP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7538" cy="319002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319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7ebq0cph3in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wi1tkqx6rzkn" w:id="4"/>
      <w:bookmarkEnd w:id="4"/>
      <w:r w:rsidDel="00000000" w:rsidR="00000000" w:rsidRPr="00000000">
        <w:rPr>
          <w:rtl w:val="0"/>
        </w:rPr>
        <w:t xml:space="preserve">Spis treści</w:t>
      </w:r>
    </w:p>
    <w:sdt>
      <w:sdtPr>
        <w:id w:val="17889574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wi1tkqx6rzkn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Spis treści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9yjzcu6nmixe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Dziennik decyzji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hqbjspxbi9bt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Opis procesu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8vk93xvw2shm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Diagram procesu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6fikcel99fnk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Lokalizacje i ich rola na planie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</w:rPr>
          </w:pPr>
          <w:hyperlink w:anchor="_clk3tvk1bld1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Szczegółowy opis lokalziacji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dj5avjgsbhjg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Drzewo decyzyjne procesu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m0uxr77pd9au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Opis procesu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24tf9w3j4zpj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Interfejs użytkownika oprogramowania na tablety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wzq2y1cgwzxy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Jednostki transportowe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cq3curzerii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Integracje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vlp25hd6sytd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Bramy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</w:rPr>
          </w:pPr>
          <w:hyperlink w:anchor="_heohkjwn9hm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Taśmociąg (WDX)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3dp6795lzhck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Wsparcie i warunki techniczne po stronie Kupującego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wl1jz0e2oz7n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Tunel VPN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uu6soen7tsr5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Serwery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</w:rPr>
          </w:pPr>
          <w:hyperlink w:anchor="_1rhmmqrjtdnj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Słownik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gyke8hxw3vo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55"/>
        <w:gridCol w:w="1635"/>
        <w:gridCol w:w="2535"/>
        <w:gridCol w:w="1305"/>
        <w:tblGridChange w:id="0">
          <w:tblGrid>
            <w:gridCol w:w="3555"/>
            <w:gridCol w:w="1635"/>
            <w:gridCol w:w="2535"/>
            <w:gridCol w:w="130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</w:tcPr>
          <w:p w:rsidR="00000000" w:rsidDel="00000000" w:rsidP="00000000" w:rsidRDefault="00000000" w:rsidRPr="00000000" w14:paraId="0000001C">
            <w:pPr>
              <w:pStyle w:val="Heading1"/>
              <w:widowControl w:val="0"/>
              <w:spacing w:before="120" w:line="240" w:lineRule="auto"/>
              <w:rPr/>
            </w:pPr>
            <w:bookmarkStart w:colFirst="0" w:colLast="0" w:name="_9yjzcu6nmixe" w:id="6"/>
            <w:bookmarkEnd w:id="6"/>
            <w:r w:rsidDel="00000000" w:rsidR="00000000" w:rsidRPr="00000000">
              <w:rPr>
                <w:rtl w:val="0"/>
              </w:rPr>
              <w:t xml:space="preserve">Dziennik decyzji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Brak typu" id="2" name="image2.png"/>
                  <a:graphic>
                    <a:graphicData uri="http://schemas.openxmlformats.org/drawingml/2006/picture">
                      <pic:pic>
                        <pic:nvPicPr>
                          <pic:cNvPr descr="Brak typu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Temat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Brak typu" id="9" name="image2.png"/>
                  <a:graphic>
                    <a:graphicData uri="http://schemas.openxmlformats.org/drawingml/2006/picture">
                      <pic:pic>
                        <pic:nvPicPr>
                          <pic:cNvPr descr="Brak typu"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Decyzja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Osoby" id="3" name="image1.png"/>
                  <a:graphic>
                    <a:graphicData uri="http://schemas.openxmlformats.org/drawingml/2006/picture">
                      <pic:pic>
                        <pic:nvPicPr>
                          <pic:cNvPr descr="Osoby"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Właściciel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190500" cy="152400"/>
                  <wp:effectExtent b="0" l="0" r="0" t="0"/>
                  <wp:docPr descr="Menu" id="8" name="image3.png"/>
                  <a:graphic>
                    <a:graphicData uri="http://schemas.openxmlformats.org/drawingml/2006/picture">
                      <pic:pic>
                        <pic:nvPicPr>
                          <pic:cNvPr descr="Menu"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Stan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Ustalić sposób odkładania palet w polu “P”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SMP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sdt>
              <w:sdtPr>
                <w:alias w:val="Stan"/>
                <w:id w:val="-499613424"/>
                <w:dropDownList w:lastValue="W toku">
                  <w:listItem w:displayText="Nie rozpoczęto" w:value="Nie rozpoczęto"/>
                  <w:listItem w:displayText="W toku" w:value="W toku"/>
                  <w:listItem w:displayText="Zablokowano" w:value="Zablokowano"/>
                  <w:listItem w:displayText="Zatwierdzone" w:value="Zatwierdzon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W toku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Sprawdzenie wszystkich opakowań -&gt;Jednostki transportowe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hyperlink r:id="rId11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Wojciech Młynarczyk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sdt>
              <w:sdtPr>
                <w:alias w:val="Stan"/>
                <w:id w:val="-2085817749"/>
                <w:dropDownList w:lastValue="W toku">
                  <w:listItem w:displayText="Nie rozpoczęto" w:value="Nie rozpoczęto"/>
                  <w:listItem w:displayText="W toku" w:value="W toku"/>
                  <w:listItem w:displayText="Zablokowano" w:value="Zablokowano"/>
                  <w:listItem w:displayText="Zatwierdzone" w:value="Zatwierdzone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W toku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Przygotowanie interfejsów użytkownika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Wojciech Młynarczyk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sdt>
              <w:sdtPr>
                <w:alias w:val="Stan"/>
                <w:id w:val="-2099121582"/>
                <w:dropDownList w:lastValue="Zablokowano">
                  <w:listItem w:displayText="Nie rozpoczęto" w:value="Nie rozpoczęto"/>
                  <w:listItem w:displayText="W toku" w:value="W toku"/>
                  <w:listItem w:displayText="Zablokowano" w:value="Zablokowano"/>
                  <w:listItem w:displayText="Zatwierdzone" w:value="Zatwierdzone"/>
                </w:dropDownList>
              </w:sdtPr>
              <w:sdtContent>
                <w:r w:rsidDel="00000000" w:rsidR="00000000" w:rsidRPr="00000000">
                  <w:rPr>
                    <w:color w:val="b10202"/>
                    <w:shd w:fill="ffcfc9" w:val="clear"/>
                  </w:rPr>
                  <w:t xml:space="preserve">Zablokowano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Osoba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sdt>
              <w:sdtPr>
                <w:alias w:val="Stan"/>
                <w:id w:val="-1481486272"/>
                <w:dropDownList w:lastValue="Zatwierdzone">
                  <w:listItem w:displayText="Nie rozpoczęto" w:value="Nie rozpoczęto"/>
                  <w:listItem w:displayText="W toku" w:value="W toku"/>
                  <w:listItem w:displayText="Zablokowano" w:value="Zablokowano"/>
                  <w:listItem w:displayText="Zatwierdzone" w:value="Zatwierdzone"/>
                </w:dropDownList>
              </w:sdtPr>
              <w:sdtContent>
                <w:r w:rsidDel="00000000" w:rsidR="00000000" w:rsidRPr="00000000">
                  <w:rPr>
                    <w:color w:val="11734b"/>
                    <w:shd w:fill="d4edbc" w:val="clear"/>
                  </w:rPr>
                  <w:t xml:space="preserve">Zatwierdzone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Osoba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sdt>
              <w:sdtPr>
                <w:alias w:val="Stan"/>
                <w:id w:val="-1776127004"/>
                <w:dropDownList w:lastValue="Nie rozpoczęto">
                  <w:listItem w:displayText="Nie rozpoczęto" w:value="Nie rozpoczęto"/>
                  <w:listItem w:displayText="W toku" w:value="W toku"/>
                  <w:listItem w:displayText="Zablokowano" w:value="Zablokowano"/>
                  <w:listItem w:displayText="Zatwierdzone" w:value="Zatwierdzone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Nie rozpoczęto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nr6i3gw6t9n3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hqbjspxbi9bt" w:id="8"/>
      <w:bookmarkEnd w:id="8"/>
      <w:r w:rsidDel="00000000" w:rsidR="00000000" w:rsidRPr="00000000">
        <w:rPr>
          <w:rtl w:val="0"/>
        </w:rPr>
        <w:t xml:space="preserve">Opis procesu</w:t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8vk93xvw2shm" w:id="9"/>
      <w:bookmarkEnd w:id="9"/>
      <w:r w:rsidDel="00000000" w:rsidR="00000000" w:rsidRPr="00000000">
        <w:rPr>
          <w:rtl w:val="0"/>
        </w:rPr>
        <w:t xml:space="preserve">Diagram procesu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832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8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widowControl w:val="0"/>
        <w:spacing w:before="360" w:line="240" w:lineRule="auto"/>
        <w:rPr/>
      </w:pPr>
      <w:bookmarkStart w:colFirst="0" w:colLast="0" w:name="_6fikcel99fnk" w:id="10"/>
      <w:bookmarkEnd w:id="10"/>
      <w:r w:rsidDel="00000000" w:rsidR="00000000" w:rsidRPr="00000000">
        <w:rPr>
          <w:rtl w:val="0"/>
        </w:rPr>
        <w:t xml:space="preserve">Lokalizacje i ich rola na planie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 – strefa opakowań (zaopatrzenie linii).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A1 / A2 – linie Assembly, miejsca wywołania i odbioru palet z wyrobem.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W1 / W2 – stanowiska odstawcze do ręcznego spinania.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F – foliarka, stanowisko ręcznego foliowania.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 – sztaplowanie przez AGV (porządkowanie/układanie palet).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 – tunel / punkt wyjazdu palet zwolnionych jakościowo.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G1  - Wyznaczony obszar pobierania słupków palet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G2 Wyznaczony obszar pobierania przekładek kartonowych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C1 obszar pobierania zwrotów z montażu A1 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C2 obszar pobierania zwrotów z montażu A2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C3 obszar odkładczy pobranych zwrotów z A1 i A2 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G1-2A1 obszar dostawczy palet lub kartonów z obszaru G1 - G2 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G1-2A2 obszar dostawczy palet lub kartonów z obszaru G1 - G2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clk3tvk1bld1" w:id="11"/>
      <w:bookmarkEnd w:id="11"/>
      <w:r w:rsidDel="00000000" w:rsidR="00000000" w:rsidRPr="00000000">
        <w:rPr>
          <w:rtl w:val="0"/>
        </w:rPr>
        <w:t xml:space="preserve">Szczegółowy opis lokalziacji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Lokalizacja C -  ma 8 alejek x 3 wzwyż x 8 w alejce o wymiarach 100x120 i wysokości 120 obszar C capacity 192 Finish Goods VW  ALBO  276,48 m3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dj5avjgsbhjg" w:id="12"/>
      <w:bookmarkEnd w:id="12"/>
      <w:r w:rsidDel="00000000" w:rsidR="00000000" w:rsidRPr="00000000">
        <w:rPr>
          <w:rtl w:val="0"/>
        </w:rPr>
        <w:t xml:space="preserve">Drzewo decyzyjne procesu</w:t>
      </w:r>
    </w:p>
    <w:p w:rsidR="00000000" w:rsidDel="00000000" w:rsidP="00000000" w:rsidRDefault="00000000" w:rsidRPr="00000000" w14:paraId="00000053">
      <w:pPr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884314" cy="7838963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4314" cy="783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ind w:left="0" w:firstLine="0"/>
        <w:rPr>
          <w:b w:val="0"/>
        </w:rPr>
      </w:pPr>
      <w:bookmarkStart w:colFirst="0" w:colLast="0" w:name="_m0uxr77pd9au" w:id="13"/>
      <w:bookmarkEnd w:id="13"/>
      <w:r w:rsidDel="00000000" w:rsidR="00000000" w:rsidRPr="00000000">
        <w:rPr>
          <w:b w:val="0"/>
          <w:rtl w:val="0"/>
        </w:rPr>
        <w:t xml:space="preserve">Opis procesu</w:t>
      </w:r>
    </w:p>
    <w:p w:rsidR="00000000" w:rsidDel="00000000" w:rsidP="00000000" w:rsidRDefault="00000000" w:rsidRPr="00000000" w14:paraId="00000057">
      <w:pPr>
        <w:widowControl w:val="0"/>
        <w:numPr>
          <w:ilvl w:val="0"/>
          <w:numId w:val="2"/>
        </w:numPr>
        <w:spacing w:after="0" w:afterAutospacing="0" w:before="360" w:line="240" w:lineRule="auto"/>
        <w:ind w:left="720" w:hanging="360"/>
      </w:pPr>
      <w:r w:rsidDel="00000000" w:rsidR="00000000" w:rsidRPr="00000000">
        <w:rPr>
          <w:rtl w:val="0"/>
        </w:rPr>
        <w:t xml:space="preserve">Inicjacja zlecenia</w:t>
      </w:r>
    </w:p>
    <w:p w:rsidR="00000000" w:rsidDel="00000000" w:rsidP="00000000" w:rsidRDefault="00000000" w:rsidRPr="00000000" w14:paraId="00000058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Operator z linii Assembly (A1 lub A2) wywołuje AGV z prośbą o pobranie opakowania i późniejszy odbiór wyrobu gotowego.</w:t>
      </w:r>
    </w:p>
    <w:p w:rsidR="00000000" w:rsidDel="00000000" w:rsidP="00000000" w:rsidRDefault="00000000" w:rsidRPr="00000000" w14:paraId="00000059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Informacja o zleceniu (rodzaj opakowania, numer linii, wymagania dot. spięcia/foliowania) trafia do AGV z tabletu linii / sygnału elektrycznego integrującego linię z systemem AGV</w:t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 Zaopatrzenie linii w opakowanie</w:t>
      </w:r>
    </w:p>
    <w:p w:rsidR="00000000" w:rsidDel="00000000" w:rsidP="00000000" w:rsidRDefault="00000000" w:rsidRPr="00000000" w14:paraId="0000005B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AGV jedzie do strefy „P” (opakowania) i pobiera właściwe opakowanie wg </w:t>
      </w:r>
    </w:p>
    <w:p w:rsidR="00000000" w:rsidDel="00000000" w:rsidP="00000000" w:rsidRDefault="00000000" w:rsidRPr="00000000" w14:paraId="0000005C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</w:pPr>
      <w:commentRangeStart w:id="0"/>
      <w:r w:rsidDel="00000000" w:rsidR="00000000" w:rsidRPr="00000000">
        <w:rPr>
          <w:rtl w:val="0"/>
        </w:rPr>
        <w:t xml:space="preserve">Jeśli opakowanie jest zdefiniowane jako same przekładki</w:t>
      </w:r>
      <w:ins w:author="Anonymous" w:id="0" w:date="2025-09-16T12:59:19Z">
        <w:r w:rsidDel="00000000" w:rsidR="00000000" w:rsidRPr="00000000">
          <w:rPr>
            <w:rtl w:val="0"/>
          </w:rPr>
          <w:t xml:space="preserve"> AGV musi wykonać dodatkową operacje w postaci pobrania słupków palet</w:t>
        </w:r>
      </w:ins>
      <w:ins w:author="Anonymous" w:id="1" w:date="2025-09-16T12:59:35Z">
        <w:r w:rsidDel="00000000" w:rsidR="00000000" w:rsidRPr="00000000">
          <w:rPr>
            <w:rtl w:val="0"/>
          </w:rPr>
          <w:t xml:space="preserve"> z PKT </w:t>
        </w:r>
      </w:ins>
      <w:ins w:author="Anonymous" w:id="0" w:date="2025-09-16T12:59:19Z"/>
      <w:ins w:author="Deleted user" w:id="2" w:date="2025-09-18T12:02:08Z">
        <w:r w:rsidDel="00000000" w:rsidR="00000000" w:rsidRPr="00000000">
          <w:rPr>
            <w:rtl w:val="0"/>
          </w:rPr>
          <w:t xml:space="preserve">G</w:t>
        </w:r>
      </w:ins>
      <w:ins w:author="Anonymous" w:id="0" w:date="2025-09-16T12:59:19Z"/>
      <w:ins w:author="Anonymous" w:id="3" w:date="2025-09-16T12:59:40Z">
        <w:del w:author="Deleted user" w:id="2" w:date="2025-09-18T12:02:08Z">
          <w:r w:rsidDel="00000000" w:rsidR="00000000" w:rsidRPr="00000000">
            <w:rPr>
              <w:rtl w:val="0"/>
            </w:rPr>
            <w:delText xml:space="preserve">P</w:delText>
          </w:r>
        </w:del>
        <w:r w:rsidDel="00000000" w:rsidR="00000000" w:rsidRPr="00000000">
          <w:rPr>
            <w:rtl w:val="0"/>
          </w:rPr>
          <w:t xml:space="preserve">1</w:t>
        </w:r>
      </w:ins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lub </w:t>
      </w:r>
      <w:ins w:author="Deleted user" w:id="4" w:date="2025-09-18T12:02:10Z">
        <w:r w:rsidDel="00000000" w:rsidR="00000000" w:rsidRPr="00000000">
          <w:rPr>
            <w:rtl w:val="0"/>
          </w:rPr>
          <w:t xml:space="preserve">G</w:t>
        </w:r>
      </w:ins>
      <w:del w:author="Deleted user" w:id="4" w:date="2025-09-18T12:02:10Z">
        <w:r w:rsidDel="00000000" w:rsidR="00000000" w:rsidRPr="00000000">
          <w:rPr>
            <w:rtl w:val="0"/>
          </w:rPr>
          <w:delText xml:space="preserve">P</w:delText>
        </w:r>
      </w:del>
      <w:r w:rsidDel="00000000" w:rsidR="00000000" w:rsidRPr="00000000">
        <w:rPr>
          <w:rtl w:val="0"/>
        </w:rPr>
        <w:t xml:space="preserve">2 (1 x 4 razy).  Pobierane z poziomu “0”. </w:t>
      </w:r>
    </w:p>
    <w:p w:rsidR="00000000" w:rsidDel="00000000" w:rsidP="00000000" w:rsidRDefault="00000000" w:rsidRPr="00000000" w14:paraId="0000005D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2 typy przykładek składowane na palecie.</w:t>
      </w:r>
    </w:p>
    <w:p w:rsidR="00000000" w:rsidDel="00000000" w:rsidP="00000000" w:rsidRDefault="00000000" w:rsidRPr="00000000" w14:paraId="0000005E">
      <w:pPr>
        <w:widowControl w:val="0"/>
        <w:numPr>
          <w:ilvl w:val="4"/>
          <w:numId w:val="2"/>
        </w:numPr>
        <w:spacing w:after="0" w:afterAutospacing="0" w:before="0" w:beforeAutospacing="0" w:line="240" w:lineRule="auto"/>
        <w:ind w:left="3600" w:hanging="360"/>
      </w:pPr>
      <w:r w:rsidDel="00000000" w:rsidR="00000000" w:rsidRPr="00000000">
        <w:rPr>
          <w:rtl w:val="0"/>
        </w:rPr>
        <w:t xml:space="preserve">kartonowe przekładki dla stelaży</w:t>
      </w:r>
    </w:p>
    <w:p w:rsidR="00000000" w:rsidDel="00000000" w:rsidP="00000000" w:rsidRDefault="00000000" w:rsidRPr="00000000" w14:paraId="0000005F">
      <w:pPr>
        <w:widowControl w:val="0"/>
        <w:numPr>
          <w:ilvl w:val="4"/>
          <w:numId w:val="2"/>
        </w:numPr>
        <w:spacing w:after="0" w:afterAutospacing="0" w:before="0" w:beforeAutospacing="0" w:line="240" w:lineRule="auto"/>
        <w:ind w:left="3600" w:hanging="360"/>
      </w:pPr>
      <w:r w:rsidDel="00000000" w:rsidR="00000000" w:rsidRPr="00000000">
        <w:rPr>
          <w:rtl w:val="0"/>
        </w:rPr>
        <w:t xml:space="preserve">kartony </w:t>
      </w:r>
    </w:p>
    <w:p w:rsidR="00000000" w:rsidDel="00000000" w:rsidP="00000000" w:rsidRDefault="00000000" w:rsidRPr="00000000" w14:paraId="00000060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Dostarcza opakowanie na rolki odpowiedniej linii (A1/A2) i czeka na gotowy wyrób.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Odbiór wyrobu gotowego z linii</w:t>
      </w:r>
    </w:p>
    <w:p w:rsidR="00000000" w:rsidDel="00000000" w:rsidP="00000000" w:rsidRDefault="00000000" w:rsidRPr="00000000" w14:paraId="00000062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AGV pobiera paletę z wyrobem gotowym zgodnie z informacją z tabletu linii montażu.</w:t>
      </w:r>
    </w:p>
    <w:p w:rsidR="00000000" w:rsidDel="00000000" w:rsidP="00000000" w:rsidRDefault="00000000" w:rsidRPr="00000000" w14:paraId="00000063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System podejmuje decyzję: czy wymagane jest spięcie taśmą czy foliowanie (albo obie operacje).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Obróbki końcowe – dwie gałęzie</w:t>
      </w:r>
    </w:p>
    <w:p w:rsidR="00000000" w:rsidDel="00000000" w:rsidP="00000000" w:rsidRDefault="00000000" w:rsidRPr="00000000" w14:paraId="00000065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 AGV odstawia paletę do strefy W1 lub W2 (między regałami / w rajce). 8 pól ustawianych blokowo.</w:t>
      </w:r>
    </w:p>
    <w:p w:rsidR="00000000" w:rsidDel="00000000" w:rsidP="00000000" w:rsidRDefault="00000000" w:rsidRPr="00000000" w14:paraId="00000066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Operator wykonuje ręczne spinanie w punkcie W</w:t>
      </w:r>
      <w:ins w:author="Deleted user" w:id="5" w:date="2025-09-18T12:02:35Z">
        <w:r w:rsidDel="00000000" w:rsidR="00000000" w:rsidRPr="00000000">
          <w:rPr>
            <w:rtl w:val="0"/>
          </w:rPr>
          <w:t xml:space="preserve">1 lub W2</w:t>
        </w:r>
      </w:ins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Decyzja: czy potrzebne jest jeszcze foliowanie?</w:t>
      </w:r>
    </w:p>
    <w:p w:rsidR="00000000" w:rsidDel="00000000" w:rsidP="00000000" w:rsidRDefault="00000000" w:rsidRPr="00000000" w14:paraId="00000068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Jeżeli TAK → operator magazynu ręcznie przemieszcza paletę paleciakiem z W</w:t>
      </w:r>
      <w:ins w:author="Deleted user" w:id="6" w:date="2025-09-18T12:02:49Z">
        <w:r w:rsidDel="00000000" w:rsidR="00000000" w:rsidRPr="00000000">
          <w:rPr>
            <w:rtl w:val="0"/>
          </w:rPr>
          <w:t xml:space="preserve">1 lub W2 </w:t>
        </w:r>
      </w:ins>
      <w:del w:author="Deleted user" w:id="6" w:date="2025-09-18T12:02:49Z">
        <w:r w:rsidDel="00000000" w:rsidR="00000000" w:rsidRPr="00000000">
          <w:rPr>
            <w:rtl w:val="0"/>
          </w:rPr>
          <w:delText xml:space="preserve"> </w:delText>
        </w:r>
      </w:del>
      <w:r w:rsidDel="00000000" w:rsidR="00000000" w:rsidRPr="00000000">
        <w:rPr>
          <w:rtl w:val="0"/>
        </w:rPr>
        <w:t xml:space="preserve">do F.</w:t>
      </w:r>
    </w:p>
    <w:p w:rsidR="00000000" w:rsidDel="00000000" w:rsidP="00000000" w:rsidRDefault="00000000" w:rsidRPr="00000000" w14:paraId="00000069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Jeżeli NIE → dalej punkt 4.2.1 </w:t>
      </w:r>
    </w:p>
    <w:p w:rsidR="00000000" w:rsidDel="00000000" w:rsidP="00000000" w:rsidRDefault="00000000" w:rsidRPr="00000000" w14:paraId="0000006A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 AGV odstawia paletę do foliarki F. Operator wykonuje ręczne foliowanie (miejsce buforwe do odłożenia  przed folwiowaniem i po sfoliowaniu).</w:t>
      </w:r>
    </w:p>
    <w:p w:rsidR="00000000" w:rsidDel="00000000" w:rsidP="00000000" w:rsidRDefault="00000000" w:rsidRPr="00000000" w14:paraId="0000006B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Decyzja: czy potrzebne jest jeszcze spinanie?</w:t>
      </w:r>
    </w:p>
    <w:p w:rsidR="00000000" w:rsidDel="00000000" w:rsidP="00000000" w:rsidRDefault="00000000" w:rsidRPr="00000000" w14:paraId="0000006C">
      <w:pPr>
        <w:widowControl w:val="0"/>
        <w:numPr>
          <w:ilvl w:val="3"/>
          <w:numId w:val="2"/>
        </w:numPr>
        <w:spacing w:after="0" w:afterAutospacing="0"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Jeżeli TAK → operator magazynu ręcznie przemieszcza paletę z F do W.</w:t>
      </w:r>
    </w:p>
    <w:p w:rsidR="00000000" w:rsidDel="00000000" w:rsidP="00000000" w:rsidRDefault="00000000" w:rsidRPr="00000000" w14:paraId="0000006D">
      <w:pPr>
        <w:widowControl w:val="0"/>
        <w:numPr>
          <w:ilvl w:val="3"/>
          <w:numId w:val="2"/>
        </w:numPr>
        <w:spacing w:before="0" w:beforeAutospacing="0" w:line="240" w:lineRule="auto"/>
        <w:ind w:left="2880" w:hanging="360"/>
      </w:pPr>
      <w:r w:rsidDel="00000000" w:rsidR="00000000" w:rsidRPr="00000000">
        <w:rPr>
          <w:rtl w:val="0"/>
        </w:rPr>
        <w:t xml:space="preserve">Jeżeli NIE → dalej punkt 5.</w:t>
      </w:r>
    </w:p>
    <w:p w:rsidR="00000000" w:rsidDel="00000000" w:rsidP="00000000" w:rsidRDefault="00000000" w:rsidRPr="00000000" w14:paraId="0000006E">
      <w:pPr>
        <w:widowControl w:val="0"/>
        <w:spacing w:before="360" w:line="240" w:lineRule="auto"/>
        <w:ind w:left="1440" w:firstLine="0"/>
        <w:rPr/>
      </w:pPr>
      <w:r w:rsidDel="00000000" w:rsidR="00000000" w:rsidRPr="00000000">
        <w:rPr>
          <w:rtl w:val="0"/>
        </w:rPr>
        <w:t xml:space="preserve">Uwaga: Jeżeli wymagane są obie operacje, ruch W ↔ F realizuje operator paleciakiem (na schemacie zaznaczone jako „Ręczny transport operatora magazynu między W i F przy pomocy paleciaka”).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2"/>
        </w:numPr>
        <w:spacing w:after="0" w:afterAutospacing="0" w:before="360" w:line="240" w:lineRule="auto"/>
        <w:ind w:left="720" w:hanging="360"/>
      </w:pPr>
      <w:r w:rsidDel="00000000" w:rsidR="00000000" w:rsidRPr="00000000">
        <w:rPr>
          <w:rtl w:val="0"/>
        </w:rPr>
        <w:t xml:space="preserve">Sztaplowanie, kontrola jakości i wyjazd - </w:t>
      </w:r>
      <w:r w:rsidDel="00000000" w:rsidR="00000000" w:rsidRPr="00000000">
        <w:rPr>
          <w:sz w:val="24"/>
          <w:szCs w:val="24"/>
          <w:rtl w:val="0"/>
        </w:rPr>
        <w:t xml:space="preserve">Po zakończeniu wszystkich wymaganych obróbek końcowych AGV zabiera paletę i wiezie do punktu C (sztaplowanie) - 8 rzędów x 8 x (s</w:t>
      </w:r>
      <w:ins w:author="Deleted user" w:id="7" w:date="2025-09-18T12:36:09Z">
        <w:r w:rsidDel="00000000" w:rsidR="00000000" w:rsidRPr="00000000">
          <w:rPr>
            <w:sz w:val="24"/>
            <w:szCs w:val="24"/>
            <w:rtl w:val="0"/>
          </w:rPr>
          <w:t xml:space="preserve">z</w:t>
        </w:r>
      </w:ins>
      <w:r w:rsidDel="00000000" w:rsidR="00000000" w:rsidRPr="00000000">
        <w:rPr>
          <w:sz w:val="24"/>
          <w:szCs w:val="24"/>
          <w:rtl w:val="0"/>
        </w:rPr>
        <w:t xml:space="preserve">taplownie na 2 lub 3 lub 1 - bez s</w:t>
      </w:r>
      <w:ins w:author="Deleted user" w:id="8" w:date="2025-09-18T12:36:11Z">
        <w:r w:rsidDel="00000000" w:rsidR="00000000" w:rsidRPr="00000000">
          <w:rPr>
            <w:sz w:val="24"/>
            <w:szCs w:val="24"/>
            <w:rtl w:val="0"/>
          </w:rPr>
          <w:t xml:space="preserve">z</w:t>
        </w:r>
      </w:ins>
      <w:r w:rsidDel="00000000" w:rsidR="00000000" w:rsidRPr="00000000">
        <w:rPr>
          <w:sz w:val="24"/>
          <w:szCs w:val="24"/>
          <w:rtl w:val="0"/>
        </w:rPr>
        <w:t xml:space="preserve">taplowania) </w:t>
      </w:r>
    </w:p>
    <w:p w:rsidR="00000000" w:rsidDel="00000000" w:rsidP="00000000" w:rsidRDefault="00000000" w:rsidRPr="00000000" w14:paraId="00000070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ins w:author="Deleted user" w:id="9" w:date="2025-09-18T12:03:33Z"/>
        </w:rPr>
      </w:pPr>
      <w:r w:rsidDel="00000000" w:rsidR="00000000" w:rsidRPr="00000000">
        <w:rPr>
          <w:rtl w:val="0"/>
        </w:rPr>
        <w:t xml:space="preserve">Następuje zwolnienie jakościowe</w:t>
      </w:r>
      <w:ins w:author="Deleted user" w:id="9" w:date="2025-09-18T12:03:3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71">
      <w:pPr>
        <w:widowControl w:val="0"/>
        <w:numPr>
          <w:ilvl w:val="1"/>
          <w:numId w:val="2"/>
        </w:numPr>
        <w:spacing w:after="0" w:afterAutospacing="0" w:before="0" w:beforeAutospacing="0" w:line="240" w:lineRule="auto"/>
        <w:ind w:left="1440" w:hanging="360"/>
      </w:pPr>
      <w:ins w:author="Deleted user" w:id="9" w:date="2025-09-18T12:03:33Z">
        <w:r w:rsidDel="00000000" w:rsidR="00000000" w:rsidRPr="00000000">
          <w:rPr>
            <w:rtl w:val="0"/>
          </w:rPr>
          <w:t xml:space="preserve">Jeśli TAK →  AGV ssprawdza czy tunel WDX ma wolne pole odkładcze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2"/>
          <w:numId w:val="2"/>
        </w:numPr>
        <w:spacing w:after="0" w:afterAutospacing="0" w:before="0" w:beforeAutospacing="0" w:line="240" w:lineRule="auto"/>
        <w:ind w:left="2160" w:hanging="360"/>
      </w:pPr>
      <w:ins w:author="Deleted user" w:id="10" w:date="2025-09-18T12:03:45Z">
        <w:r w:rsidDel="00000000" w:rsidR="00000000" w:rsidRPr="00000000">
          <w:rPr>
            <w:rtl w:val="0"/>
          </w:rPr>
          <w:t xml:space="preserve">Jeśli TAK →AGV transportuje paletę do tunelu/wyjazdu D (PKT.D).</w:t>
        </w:r>
      </w:ins>
      <w:del w:author="Deleted user" w:id="10" w:date="2025-09-18T12:03:45Z">
        <w:r w:rsidDel="00000000" w:rsidR="00000000" w:rsidRPr="00000000">
          <w:rPr>
            <w:rtl w:val="0"/>
          </w:rPr>
          <w:delText xml:space="preserve">Jeśli TAK → AGV transportuje paletę do tunelu/wyjazdu D (PKT.D).</w:delText>
        </w:r>
      </w:del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1"/>
          <w:numId w:val="2"/>
        </w:numPr>
        <w:spacing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Jeśli NIE → AGV wykonuje inne zaprogramowane czynności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widowControl w:val="0"/>
        <w:spacing w:after="240" w:before="240" w:line="240" w:lineRule="auto"/>
        <w:rPr/>
      </w:pPr>
      <w:bookmarkStart w:colFirst="0" w:colLast="0" w:name="_24tf9w3j4zpj" w:id="14"/>
      <w:bookmarkEnd w:id="14"/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Interfejs użytkownika oprogramowania na tablety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widowControl w:val="0"/>
        <w:spacing w:after="240" w:before="240" w:line="240" w:lineRule="auto"/>
        <w:rPr/>
      </w:pPr>
      <w:bookmarkStart w:colFirst="0" w:colLast="0" w:name="_wzq2y1cgwzxy" w:id="15"/>
      <w:bookmarkEnd w:id="15"/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Jednostki transportowe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widowControl w:val="0"/>
        <w:spacing w:after="240" w:before="240" w:line="240" w:lineRule="auto"/>
        <w:rPr/>
      </w:pPr>
      <w:bookmarkStart w:colFirst="0" w:colLast="0" w:name="_cq3curzerii" w:id="16"/>
      <w:bookmarkEnd w:id="16"/>
      <w:r w:rsidDel="00000000" w:rsidR="00000000" w:rsidRPr="00000000">
        <w:rPr>
          <w:rtl w:val="0"/>
        </w:rPr>
        <w:t xml:space="preserve">Integracje</w:t>
      </w:r>
    </w:p>
    <w:p w:rsidR="00000000" w:rsidDel="00000000" w:rsidP="00000000" w:rsidRDefault="00000000" w:rsidRPr="00000000" w14:paraId="0000007A">
      <w:pPr>
        <w:pStyle w:val="Heading2"/>
        <w:ind w:left="0" w:firstLine="0"/>
        <w:rPr/>
      </w:pPr>
      <w:bookmarkStart w:colFirst="0" w:colLast="0" w:name="_vlp25hd6sytd" w:id="17"/>
      <w:bookmarkEnd w:id="17"/>
      <w:r w:rsidDel="00000000" w:rsidR="00000000" w:rsidRPr="00000000">
        <w:rPr>
          <w:rtl w:val="0"/>
        </w:rPr>
        <w:t xml:space="preserve">Bramy</w:t>
      </w:r>
    </w:p>
    <w:p w:rsidR="00000000" w:rsidDel="00000000" w:rsidP="00000000" w:rsidRDefault="00000000" w:rsidRPr="00000000" w14:paraId="0000007B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Zdjęcia sterowników bram: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ind w:left="0" w:firstLine="0"/>
        <w:rPr/>
      </w:pPr>
      <w:bookmarkStart w:colFirst="0" w:colLast="0" w:name="_heohkjwn9hm" w:id="18"/>
      <w:bookmarkEnd w:id="18"/>
      <w:r w:rsidDel="00000000" w:rsidR="00000000" w:rsidRPr="00000000">
        <w:rPr>
          <w:rtl w:val="0"/>
        </w:rPr>
        <w:t xml:space="preserve">Taśmociąg (</w:t>
      </w:r>
      <w:commentRangeStart w:id="1"/>
      <w:commentRangeStart w:id="2"/>
      <w:r w:rsidDel="00000000" w:rsidR="00000000" w:rsidRPr="00000000">
        <w:rPr>
          <w:rtl w:val="0"/>
        </w:rPr>
        <w:t xml:space="preserve">WDX</w:t>
      </w:r>
      <w:commentRangeEnd w:id="1"/>
      <w:r w:rsidDel="00000000" w:rsidR="00000000" w:rsidRPr="00000000">
        <w:commentReference w:id="1"/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7E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Dokumentacja do taśmociągu znajduje się w folderze udostępnionym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280" w:lineRule="auto"/>
        <w:rPr/>
      </w:pPr>
      <w:bookmarkStart w:colFirst="0" w:colLast="0" w:name="_3dp6795lzhck" w:id="19"/>
      <w:bookmarkEnd w:id="19"/>
      <w:r w:rsidDel="00000000" w:rsidR="00000000" w:rsidRPr="00000000">
        <w:rPr>
          <w:rtl w:val="0"/>
        </w:rPr>
        <w:t xml:space="preserve">Wsparcie i warunki techniczne po stronie Kupującego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Wydzielenie dedykowanych miejsc na hali:</w:t>
      </w:r>
    </w:p>
    <w:p w:rsidR="00000000" w:rsidDel="00000000" w:rsidP="00000000" w:rsidRDefault="00000000" w:rsidRPr="00000000" w14:paraId="0000008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Miejsce do ładowania akumulatorów</w:t>
      </w:r>
    </w:p>
    <w:p w:rsidR="00000000" w:rsidDel="00000000" w:rsidP="00000000" w:rsidRDefault="00000000" w:rsidRPr="00000000" w14:paraId="0000008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1 pole postojowe dla każdego wózka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Warunki działania nawigacji:</w:t>
      </w:r>
    </w:p>
    <w:p w:rsidR="00000000" w:rsidDel="00000000" w:rsidP="00000000" w:rsidRDefault="00000000" w:rsidRPr="00000000" w14:paraId="000000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Zapewniona widoczność ścian lub możliwość zamontowania reflektorów (odblaskowe rury plastikowe)</w:t>
      </w:r>
    </w:p>
    <w:p w:rsidR="00000000" w:rsidDel="00000000" w:rsidP="00000000" w:rsidRDefault="00000000" w:rsidRPr="00000000" w14:paraId="000000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Drożność ścieżek przejazdu i wyznaczonych obszarów manewrowania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Organizacja i wsparcie:</w:t>
        <w:br w:type="textWrapping"/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Wyznaczona osoba reagująca na zgłoszenia związane z wdrożeniem i pracą wózka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Wyznaczone osoby odpowiedzialne za działanie wózka, przeszkolone w obsłudze Roboshop i RDS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Standardy przewożonego towaru: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Ustandaryzowane nośniki towaru</w:t>
      </w:r>
    </w:p>
    <w:p w:rsidR="00000000" w:rsidDel="00000000" w:rsidP="00000000" w:rsidRDefault="00000000" w:rsidRPr="00000000" w14:paraId="0000008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Towar nie wystaje poza obrys nośnika</w:t>
      </w:r>
    </w:p>
    <w:p w:rsidR="00000000" w:rsidDel="00000000" w:rsidP="00000000" w:rsidRDefault="00000000" w:rsidRPr="00000000" w14:paraId="0000008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Palety w dobrym stanie technicznym</w:t>
      </w:r>
    </w:p>
    <w:p w:rsidR="00000000" w:rsidDel="00000000" w:rsidP="00000000" w:rsidRDefault="00000000" w:rsidRPr="00000000" w14:paraId="0000008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Stretch nie zwisa z palet i nie zasłania sensorów wózka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Serwis i utrzymanie: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Zapewniona dostępność tzw. „okien serwisowych” – czas na diagnostykę, przeglądy i usprawnienia</w:t>
      </w:r>
    </w:p>
    <w:p w:rsidR="00000000" w:rsidDel="00000000" w:rsidP="00000000" w:rsidRDefault="00000000" w:rsidRPr="00000000" w14:paraId="0000009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Przed każdą zmianą przeprowadzana weryfikacja stanu AGV (checklista serwisowa: m.in. przetarcie laserów)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Zasilanie: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Możliwość podłączenia stacji ładowania do gniazda 230V 16A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rPr/>
      </w:pPr>
      <w:bookmarkStart w:colFirst="0" w:colLast="0" w:name="_wl1jz0e2oz7n" w:id="20"/>
      <w:bookmarkEnd w:id="20"/>
      <w:r w:rsidDel="00000000" w:rsidR="00000000" w:rsidRPr="00000000">
        <w:rPr>
          <w:rtl w:val="0"/>
        </w:rPr>
        <w:t xml:space="preserve">Tunel VPN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Sanden prześlę propozycję tunelu do końca tygodnia. IP-SEC, </w:t>
      </w:r>
      <w:commentRangeStart w:id="3"/>
      <w:r w:rsidDel="00000000" w:rsidR="00000000" w:rsidRPr="00000000">
        <w:rPr>
          <w:rtl w:val="0"/>
        </w:rPr>
        <w:t xml:space="preserve">client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uu6soen7tsr5" w:id="21"/>
      <w:bookmarkEnd w:id="21"/>
      <w:r w:rsidDel="00000000" w:rsidR="00000000" w:rsidRPr="00000000">
        <w:rPr>
          <w:rtl w:val="0"/>
        </w:rPr>
        <w:t xml:space="preserve">Serwery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Serwer będzie zainstalowany na szynie </w:t>
      </w:r>
      <w:commentRangeStart w:id="4"/>
      <w:r w:rsidDel="00000000" w:rsidR="00000000" w:rsidRPr="00000000">
        <w:rPr>
          <w:rtl w:val="0"/>
        </w:rPr>
        <w:t xml:space="preserve">DIN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1rhmmqrjtdnj" w:id="22"/>
      <w:bookmarkEnd w:id="22"/>
      <w:r w:rsidDel="00000000" w:rsidR="00000000" w:rsidRPr="00000000">
        <w:rPr>
          <w:rtl w:val="0"/>
        </w:rPr>
        <w:t xml:space="preserve">Słownik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Brudnopis:</w:t>
      </w:r>
    </w:p>
    <w:p w:rsidR="00000000" w:rsidDel="00000000" w:rsidP="00000000" w:rsidRDefault="00000000" w:rsidRPr="00000000" w14:paraId="0000009B">
      <w:pPr>
        <w:rPr/>
        <w:sectPr>
          <w:headerReference r:id="rId20" w:type="default"/>
          <w:footerReference r:id="rId21" w:type="default"/>
          <w:type w:val="nextPage"/>
          <w:pgSz w:h="16834" w:w="11909" w:orient="portrait"/>
          <w:pgMar w:bottom="1440" w:top="1417.3228346456694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22" w:type="default"/>
          <w:footerReference r:id="rId23" w:type="default"/>
          <w:type w:val="nextPage"/>
          <w:pgSz w:h="16834" w:w="11909" w:orient="portrait"/>
          <w:pgMar w:bottom="1440" w:top="1417.3228346456694" w:left="1440" w:right="1440" w:header="720" w:footer="720"/>
          <w:pgNumType w:start="1"/>
        </w:sectPr>
      </w:pPr>
      <w:bookmarkStart w:colFirst="0" w:colLast="0" w:name="_qzjvpz2i8d7e" w:id="23"/>
      <w:bookmarkEnd w:id="23"/>
      <w:r w:rsidDel="00000000" w:rsidR="00000000" w:rsidRPr="00000000">
        <w:rPr>
          <w:rFonts w:ascii="Lato" w:cs="Lato" w:eastAsia="Lato" w:hAnsi="Lato"/>
          <w:b w:val="0"/>
          <w:i w:val="0"/>
          <w:smallCaps w:val="0"/>
          <w:strike w:val="0"/>
          <w:color w:val="2e276c"/>
          <w:sz w:val="54"/>
          <w:szCs w:val="54"/>
          <w:u w:val="none"/>
          <w:shd w:fill="auto" w:val="clear"/>
          <w:vertAlign w:val="baseline"/>
          <w:rtl w:val="0"/>
        </w:rPr>
        <w:t xml:space="preserve">HVAC - Analiza przedwdrożeniowa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Title"/>
        <w:jc w:val="center"/>
        <w:rPr/>
      </w:pPr>
      <w:bookmarkStart w:colFirst="0" w:colLast="0" w:name="_h5w7qainduo0" w:id="24"/>
      <w:bookmarkEnd w:id="24"/>
      <w:r w:rsidDel="00000000" w:rsidR="00000000" w:rsidRPr="00000000">
        <w:rPr>
          <w:rtl w:val="0"/>
        </w:rPr>
        <w:t xml:space="preserve">Analiza przedwdrożeniowa – </w:t>
      </w:r>
    </w:p>
    <w:p w:rsidR="00000000" w:rsidDel="00000000" w:rsidP="00000000" w:rsidRDefault="00000000" w:rsidRPr="00000000" w14:paraId="0000009E">
      <w:pPr>
        <w:pStyle w:val="Title"/>
        <w:jc w:val="center"/>
        <w:rPr/>
      </w:pPr>
      <w:bookmarkStart w:colFirst="0" w:colLast="0" w:name="_hlw316rjubnk" w:id="25"/>
      <w:bookmarkEnd w:id="25"/>
      <w:r w:rsidDel="00000000" w:rsidR="00000000" w:rsidRPr="00000000">
        <w:rPr>
          <w:rtl w:val="0"/>
        </w:rPr>
        <w:t xml:space="preserve">Projekt wdrożenia automatyzacji transportu wewnętrznego z wykorzystaniem AGV w firmie Sanden - HVAC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157538" cy="319002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7538" cy="3190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line="240" w:lineRule="auto"/>
        <w:ind w:firstLine="48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/>
      </w:pPr>
      <w:bookmarkStart w:colFirst="0" w:colLast="0" w:name="_9xd6v4i3okce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1"/>
        <w:rPr/>
      </w:pPr>
      <w:bookmarkStart w:colFirst="0" w:colLast="0" w:name="_15zzku8cybwj" w:id="27"/>
      <w:bookmarkEnd w:id="27"/>
      <w:r w:rsidDel="00000000" w:rsidR="00000000" w:rsidRPr="00000000">
        <w:rPr>
          <w:rtl w:val="0"/>
        </w:rPr>
        <w:t xml:space="preserve">Spis Tresci</w:t>
      </w:r>
    </w:p>
    <w:sdt>
      <w:sdtPr>
        <w:id w:val="-52946785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4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"_15zzku8cybwj"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Spis Tresci</w:t>
              <w:tab/>
              <w:t xml:space="preserve">2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"_4n693i93ux6u"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Opis procesu</w:t>
              <w:tab/>
              <w:t xml:space="preserve">3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ns w:author="Kornel" w:id="11" w:date="2025-09-25T11:32:03Z"/>
              <w:rFonts w:ascii="Arial" w:cs="Arial" w:eastAsia="Arial" w:hAnsi="Arial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"_ij8qaxs7kvp8"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tl w:val="0"/>
              </w:rPr>
              <w:t xml:space="preserve">Diagram procesu</w:t>
              <w:tab/>
              <w:t xml:space="preserve">3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ns w:author="Kornel" w:id="11" w:date="2025-09-25T11:32:03Z"/>
              <w:rFonts w:ascii="Arial" w:cs="Arial" w:eastAsia="Arial" w:hAnsi="Arial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"_dhfk4x60erm5"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tl w:val="0"/>
              </w:rPr>
              <w:t xml:space="preserve">Lokalizacje i ich rola na planie</w:t>
              <w:tab/>
              <w:t xml:space="preserve">3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ns w:author="Kornel" w:id="11" w:date="2025-09-25T11:32:03Z"/>
              <w:rFonts w:ascii="Arial" w:cs="Arial" w:eastAsia="Arial" w:hAnsi="Arial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"_rfukl4nxkf8e"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tl w:val="0"/>
              </w:rPr>
              <w:t xml:space="preserve">Drzewo decyzyjne procesu</w:t>
              <w:tab/>
              <w:t xml:space="preserve">5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ns w:author="Kornel" w:id="11" w:date="2025-09-25T11:32:03Z"/>
              <w:rFonts w:ascii="Arial" w:cs="Arial" w:eastAsia="Arial" w:hAnsi="Arial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"_2fajc8itq98u"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tl w:val="0"/>
              </w:rPr>
              <w:t xml:space="preserve">Opis procesu</w:t>
              <w:tab/>
              <w:t xml:space="preserve">6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A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"_h72011vmybeu"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Interfejs użytkownika oprogramowania na tablety</w:t>
              <w:tab/>
              <w:t xml:space="preserve">6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B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"_qj8vz7guqfg4"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Jednostki transportowe</w:t>
              <w:tab/>
              <w:t xml:space="preserve">6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C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"_uso4bwbk1aeo"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Integracje</w:t>
              <w:tab/>
              <w:t xml:space="preserve">6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ns w:author="Kornel" w:id="11" w:date="2025-09-25T11:32:03Z"/>
              <w:rFonts w:ascii="Arial" w:cs="Arial" w:eastAsia="Arial" w:hAnsi="Arial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"_tpjdmngbmrj0"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tl w:val="0"/>
              </w:rPr>
              <w:t xml:space="preserve">Bramy</w:t>
              <w:tab/>
              <w:t xml:space="preserve">6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ins w:author="Kornel" w:id="11" w:date="2025-09-25T11:32:03Z"/>
              <w:rFonts w:ascii="Arial" w:cs="Arial" w:eastAsia="Arial" w:hAnsi="Arial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"_4ke9tbawyppa"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tl w:val="0"/>
              </w:rPr>
              <w:t xml:space="preserve">Taśmociąg (WDX)</w:t>
              <w:tab/>
              <w:t xml:space="preserve">7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AF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"_3muhdwkxwp59"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Wsparcie i warunki techniczne po stronie Kupującego</w:t>
              <w:tab/>
              <w:t xml:space="preserve">7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B0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"_zaeqdgze4gmd"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Tunel VPN</w:t>
              <w:tab/>
              <w:t xml:space="preserve">8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B1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"_rikpkvwwmrvq"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Serwery</w:t>
              <w:tab/>
              <w:t xml:space="preserve">8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B2">
          <w:pPr>
            <w:widowControl w:val="0"/>
            <w:tabs>
              <w:tab w:val="right" w:leader="dot" w:pos="12000"/>
            </w:tabs>
            <w:spacing w:before="60" w:line="240" w:lineRule="auto"/>
            <w:rPr>
              <w:ins w:author="Kornel" w:id="11" w:date="2025-09-25T11:32:03Z"/>
              <w:rFonts w:ascii="Arial" w:cs="Arial" w:eastAsia="Arial" w:hAnsi="Arial"/>
              <w:b w:val="1"/>
            </w:rPr>
          </w:pPr>
          <w:ins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instrText xml:space="preserve">HYPERLINK \l "_8xei8z99ia8g"</w: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b w:val="1"/>
                <w:rtl w:val="0"/>
              </w:rPr>
              <w:t xml:space="preserve">Słownik</w:t>
              <w:tab/>
              <w:t xml:space="preserve">8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ins>
        </w:p>
        <w:p w:rsidR="00000000" w:rsidDel="00000000" w:rsidP="00000000" w:rsidRDefault="00000000" w:rsidRPr="00000000" w14:paraId="000000B3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"_15zzku8cybwj"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Spis Tresci</w:delText>
              <w:tab/>
              <w:delText xml:space="preserve">2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4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"_4n693i93ux6u"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Opis procesu</w:delText>
              <w:tab/>
              <w:delText xml:space="preserve">3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"_ij8qaxs7kvp8"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Diagram procesu</w:delText>
              <w:tab/>
              <w:delText xml:space="preserve">3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"_dhfk4x60erm5"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Lokalizacje i ich rola na planie</w:delText>
              <w:tab/>
              <w:delText xml:space="preserve">3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"_rfukl4nxkf8e"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Drzewo decyzyjne procesu</w:delText>
              <w:tab/>
              <w:delText xml:space="preserve">5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"_2fajc8itq98u"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Opis procesu</w:delText>
              <w:tab/>
              <w:delText xml:space="preserve">6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9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"_h72011vmybeu"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Interfejs użytkownika oprogramowania na tablety</w:delText>
              <w:tab/>
              <w:delText xml:space="preserve">6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A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"_qj8vz7guqfg4"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Jednostki transportowe</w:delText>
              <w:tab/>
              <w:delText xml:space="preserve">6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B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"_uso4bwbk1aeo"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Integracje</w:delText>
              <w:tab/>
              <w:delText xml:space="preserve">6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"_tpjdmngbmrj0"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Bramy</w:delText>
              <w:tab/>
              <w:delText xml:space="preserve">6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"_4ke9tbawyppa"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Taśmociąg (WDX)</w:delText>
              <w:tab/>
              <w:delText xml:space="preserve">7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E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"_3muhdwkxwp59"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Wsparcie i warunki techniczne po stronie Kupującego</w:delText>
              <w:tab/>
              <w:delText xml:space="preserve">7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BF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"_zaeqdgze4gmd"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Tunel VPN</w:delText>
              <w:tab/>
              <w:delText xml:space="preserve">8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C0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"_rikpkvwwmrvq"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Serwery</w:delText>
              <w:tab/>
              <w:delText xml:space="preserve">8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</w:p>
        <w:p w:rsidR="00000000" w:rsidDel="00000000" w:rsidP="00000000" w:rsidRDefault="00000000" w:rsidRPr="00000000" w14:paraId="000000C1">
          <w:pPr>
            <w:widowControl w:val="0"/>
            <w:tabs>
              <w:tab w:val="right" w:leader="dot" w:pos="12000"/>
            </w:tabs>
            <w:spacing w:before="60" w:line="240" w:lineRule="auto"/>
            <w:rPr>
              <w:del w:author="Kornel" w:id="11" w:date="2025-09-25T11:32:03Z"/>
              <w:rFonts w:ascii="Arial" w:cs="Arial" w:eastAsia="Arial" w:hAnsi="Arial"/>
              <w:b w:val="1"/>
            </w:rPr>
          </w:pPr>
          <w:del w:author="Kornel" w:id="11" w:date="2025-09-25T11:32:03Z">
            <w:r w:rsidDel="00000000" w:rsidR="00000000" w:rsidRPr="00000000">
              <w:fldChar w:fldCharType="begin"/>
            </w:r>
            <w:r w:rsidDel="00000000" w:rsidR="00000000" w:rsidRPr="00000000">
              <w:delInstrText xml:space="preserve">HYPERLINK \l "_8xei8z99ia8g"</w:delInstrText>
            </w:r>
            <w:r w:rsidDel="00000000" w:rsidR="00000000" w:rsidRPr="00000000">
              <w:fldChar w:fldCharType="separate"/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delText xml:space="preserve">Słownik</w:delText>
              <w:tab/>
              <w:delText xml:space="preserve">8</w:delTex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del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C2">
      <w:pPr>
        <w:pStyle w:val="Heading1"/>
        <w:rPr/>
      </w:pPr>
      <w:bookmarkStart w:colFirst="0" w:colLast="0" w:name="_bnzbkv5loy5d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rPr/>
      </w:pPr>
      <w:bookmarkStart w:colFirst="0" w:colLast="0" w:name="_ez3w8vczut1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rPr/>
      </w:pPr>
      <w:bookmarkStart w:colFirst="0" w:colLast="0" w:name="_4n693i93ux6u" w:id="30"/>
      <w:bookmarkEnd w:id="30"/>
      <w:r w:rsidDel="00000000" w:rsidR="00000000" w:rsidRPr="00000000">
        <w:rPr>
          <w:rtl w:val="0"/>
        </w:rPr>
        <w:t xml:space="preserve">Opis procesu</w:t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ij8qaxs7kvp8" w:id="31"/>
      <w:bookmarkEnd w:id="31"/>
      <w:r w:rsidDel="00000000" w:rsidR="00000000" w:rsidRPr="00000000">
        <w:rPr>
          <w:rtl w:val="0"/>
        </w:rPr>
        <w:t xml:space="preserve">Diagram procesu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8166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81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widowControl w:val="0"/>
        <w:spacing w:before="360" w:line="240" w:lineRule="auto"/>
        <w:rPr/>
      </w:pPr>
      <w:bookmarkStart w:colFirst="0" w:colLast="0" w:name="_dhfk4x60erm5" w:id="32"/>
      <w:bookmarkEnd w:id="32"/>
      <w:r w:rsidDel="00000000" w:rsidR="00000000" w:rsidRPr="00000000">
        <w:rPr>
          <w:rtl w:val="0"/>
        </w:rPr>
        <w:t xml:space="preserve">Lokalizacje i ich rola na planie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 – tunel / punkt wyjazdu palet zwolnionych jakościowo.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 - Miejsce składowania opakowańDAF  po procesie produkcji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G1 - Foliowanie po produkcji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G2 - Spinanie po produkcji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H - Miejsce skłądowania opakowań SCANIA po procesie prdukcji 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J - Miejsce pobierania opakowąń DAF do produkcji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I - Miejsce pobierania opakowąń SCANIA do produkcji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 - Miejsce dostarczania opakowań i pobierania wyrobu produkcja DAF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E - Miejsce dostarczania opakowań i pobierania wyrobu produkcja  SCANIA</w:t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rfukl4nxkf8e" w:id="33"/>
      <w:bookmarkEnd w:id="33"/>
      <w:r w:rsidDel="00000000" w:rsidR="00000000" w:rsidRPr="00000000">
        <w:rPr>
          <w:rtl w:val="0"/>
        </w:rPr>
        <w:t xml:space="preserve">Drzewo decyzyjne procesu</w:t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2375" cy="7124588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375" cy="7124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ind w:left="0" w:firstLine="0"/>
        <w:rPr>
          <w:b w:val="0"/>
        </w:rPr>
      </w:pPr>
      <w:bookmarkStart w:colFirst="0" w:colLast="0" w:name="_2fajc8itq98u" w:id="34"/>
      <w:bookmarkEnd w:id="34"/>
      <w:r w:rsidDel="00000000" w:rsidR="00000000" w:rsidRPr="00000000">
        <w:rPr>
          <w:b w:val="0"/>
          <w:rtl w:val="0"/>
        </w:rPr>
        <w:t xml:space="preserve">Opis procesu</w:t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6"/>
        </w:numPr>
        <w:spacing w:after="0" w:afterAutospacing="0" w:before="360" w:line="240" w:lineRule="auto"/>
        <w:ind w:left="720" w:hanging="360"/>
      </w:pPr>
      <w:r w:rsidDel="00000000" w:rsidR="00000000" w:rsidRPr="00000000">
        <w:rPr>
          <w:rtl w:val="0"/>
        </w:rPr>
        <w:t xml:space="preserve">Inicjacja zlecenia</w:t>
      </w:r>
    </w:p>
    <w:p w:rsidR="00000000" w:rsidDel="00000000" w:rsidP="00000000" w:rsidRDefault="00000000" w:rsidRPr="00000000" w14:paraId="000000D8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Operator z linii Assembly (Scanaia lub DAF) wywołuje AGV z prośbą o pobranie opakowania i późniejszy odbiór wyrobu gotowego.</w:t>
      </w:r>
    </w:p>
    <w:p w:rsidR="00000000" w:rsidDel="00000000" w:rsidP="00000000" w:rsidRDefault="00000000" w:rsidRPr="00000000" w14:paraId="000000D9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Informacja o zleceniu (rodzaj opakowania, numer linii, wymagania dot. spięcia/foliowania) trafia do AGV z tabletu linii / sygnału elektrycznego integrującego linię z systemem AGV</w:t>
      </w:r>
    </w:p>
    <w:p w:rsidR="00000000" w:rsidDel="00000000" w:rsidP="00000000" w:rsidRDefault="00000000" w:rsidRPr="00000000" w14:paraId="000000DA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 Zaopatrzenie linii w opakowanie</w:t>
      </w:r>
    </w:p>
    <w:p w:rsidR="00000000" w:rsidDel="00000000" w:rsidP="00000000" w:rsidRDefault="00000000" w:rsidRPr="00000000" w14:paraId="000000DB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AGV jedzie do strefy „</w:t>
      </w:r>
      <w:r w:rsidDel="00000000" w:rsidR="00000000" w:rsidRPr="00000000">
        <w:rPr>
          <w:i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” lub “J” (opakowania) i pobiera właściwe opakowanie.</w:t>
      </w:r>
    </w:p>
    <w:p w:rsidR="00000000" w:rsidDel="00000000" w:rsidP="00000000" w:rsidRDefault="00000000" w:rsidRPr="00000000" w14:paraId="000000DC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Dostarcza opakowanie na rolki odpowiedniej linii (Scania /DAF) i czeka na gotowy wyrób.</w:t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Odbiór wyrobu gotowego z linii</w:t>
      </w:r>
    </w:p>
    <w:p w:rsidR="00000000" w:rsidDel="00000000" w:rsidP="00000000" w:rsidRDefault="00000000" w:rsidRPr="00000000" w14:paraId="000000DE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AGV pobiera paletę z wyrobem gotowym zgodnie z informacją z tabletu linii montażu.</w:t>
      </w:r>
    </w:p>
    <w:p w:rsidR="00000000" w:rsidDel="00000000" w:rsidP="00000000" w:rsidRDefault="00000000" w:rsidRPr="00000000" w14:paraId="000000DF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System podejmuje decyzję: czy wymagane jest spięcie taśmą czy foliowanie dla klienta DAF.</w:t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Obróbki końcowe – dwie gałęzie</w:t>
      </w:r>
    </w:p>
    <w:p w:rsidR="00000000" w:rsidDel="00000000" w:rsidP="00000000" w:rsidRDefault="00000000" w:rsidRPr="00000000" w14:paraId="000000E1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 AGV odstawia paletę do strefy G lub H w zależności od lini pobierania.</w:t>
      </w:r>
    </w:p>
    <w:p w:rsidR="00000000" w:rsidDel="00000000" w:rsidP="00000000" w:rsidRDefault="00000000" w:rsidRPr="00000000" w14:paraId="000000E2">
      <w:pPr>
        <w:widowControl w:val="0"/>
        <w:numPr>
          <w:ilvl w:val="2"/>
          <w:numId w:val="6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Operator wykonuje ręczne foliowanie w punkcie Dla klienta DAF jeśli wymagane w pkt G1.</w:t>
      </w:r>
    </w:p>
    <w:p w:rsidR="00000000" w:rsidDel="00000000" w:rsidP="00000000" w:rsidRDefault="00000000" w:rsidRPr="00000000" w14:paraId="000000E3">
      <w:pPr>
        <w:widowControl w:val="0"/>
        <w:numPr>
          <w:ilvl w:val="2"/>
          <w:numId w:val="6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Transfer do pkt G2 na spinanie.</w:t>
      </w:r>
    </w:p>
    <w:p w:rsidR="00000000" w:rsidDel="00000000" w:rsidP="00000000" w:rsidRDefault="00000000" w:rsidRPr="00000000" w14:paraId="000000E4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 AGV odstawia paletę do foliarki G.</w:t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Sztaplowanie, kontrola jakości i wyjazd - </w:t>
      </w:r>
      <w:r w:rsidDel="00000000" w:rsidR="00000000" w:rsidRPr="00000000">
        <w:rPr>
          <w:sz w:val="24"/>
          <w:szCs w:val="24"/>
          <w:rtl w:val="0"/>
        </w:rPr>
        <w:t xml:space="preserve">Po zakończeniu wszystkich wymaganych obróbek końcowych AGV zabiera paletę i wiezie do punktu G lub H (sztaplowanie) </w:t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Następuje zwolnienie jakościowe</w:t>
      </w:r>
    </w:p>
    <w:p w:rsidR="00000000" w:rsidDel="00000000" w:rsidP="00000000" w:rsidRDefault="00000000" w:rsidRPr="00000000" w14:paraId="000000E7">
      <w:pPr>
        <w:widowControl w:val="0"/>
        <w:numPr>
          <w:ilvl w:val="1"/>
          <w:numId w:val="6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Jeśli TAK →  AGV ssprawdza czy tunel WDX ma wolne pole odkładcze </w:t>
      </w:r>
    </w:p>
    <w:p w:rsidR="00000000" w:rsidDel="00000000" w:rsidP="00000000" w:rsidRDefault="00000000" w:rsidRPr="00000000" w14:paraId="000000E8">
      <w:pPr>
        <w:widowControl w:val="0"/>
        <w:numPr>
          <w:ilvl w:val="2"/>
          <w:numId w:val="6"/>
        </w:numPr>
        <w:spacing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Jeśli TAK →AGV transportuje paletę do tunelu/wyjazdu D (PKT.D)Jeśli NIE → AGV wykonuje inne zaprogramowane czynności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widowControl w:val="0"/>
        <w:spacing w:after="240" w:before="240" w:line="240" w:lineRule="auto"/>
        <w:rPr/>
      </w:pPr>
      <w:bookmarkStart w:colFirst="0" w:colLast="0" w:name="_h72011vmybeu" w:id="35"/>
      <w:bookmarkEnd w:id="35"/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Interfejs użytkownika oprogramowania na tablety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widowControl w:val="0"/>
        <w:spacing w:after="240" w:before="240" w:line="240" w:lineRule="auto"/>
        <w:rPr/>
      </w:pPr>
      <w:bookmarkStart w:colFirst="0" w:colLast="0" w:name="_qj8vz7guqfg4" w:id="36"/>
      <w:bookmarkEnd w:id="36"/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Jednostki transportowe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widowControl w:val="0"/>
        <w:spacing w:after="240" w:before="240" w:line="240" w:lineRule="auto"/>
        <w:rPr/>
      </w:pPr>
      <w:bookmarkStart w:colFirst="0" w:colLast="0" w:name="_uso4bwbk1aeo" w:id="37"/>
      <w:bookmarkEnd w:id="37"/>
      <w:r w:rsidDel="00000000" w:rsidR="00000000" w:rsidRPr="00000000">
        <w:rPr>
          <w:rtl w:val="0"/>
        </w:rPr>
        <w:t xml:space="preserve">Integracje</w:t>
      </w:r>
    </w:p>
    <w:p w:rsidR="00000000" w:rsidDel="00000000" w:rsidP="00000000" w:rsidRDefault="00000000" w:rsidRPr="00000000" w14:paraId="000000EE">
      <w:pPr>
        <w:pStyle w:val="Heading2"/>
        <w:ind w:left="0" w:firstLine="0"/>
        <w:rPr/>
      </w:pPr>
      <w:bookmarkStart w:colFirst="0" w:colLast="0" w:name="_tpjdmngbmrj0" w:id="38"/>
      <w:bookmarkEnd w:id="38"/>
      <w:r w:rsidDel="00000000" w:rsidR="00000000" w:rsidRPr="00000000">
        <w:rPr>
          <w:rtl w:val="0"/>
        </w:rPr>
        <w:t xml:space="preserve">Bramy</w:t>
      </w:r>
    </w:p>
    <w:p w:rsidR="00000000" w:rsidDel="00000000" w:rsidP="00000000" w:rsidRDefault="00000000" w:rsidRPr="00000000" w14:paraId="000000EF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Zdjęcia sterowników bram: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ind w:left="0" w:firstLine="0"/>
        <w:rPr/>
      </w:pPr>
      <w:bookmarkStart w:colFirst="0" w:colLast="0" w:name="_4ke9tbawyppa" w:id="39"/>
      <w:bookmarkEnd w:id="39"/>
      <w:r w:rsidDel="00000000" w:rsidR="00000000" w:rsidRPr="00000000">
        <w:rPr>
          <w:rtl w:val="0"/>
        </w:rPr>
        <w:t xml:space="preserve">Taśmociąg (WDX) </w:t>
      </w:r>
    </w:p>
    <w:p w:rsidR="00000000" w:rsidDel="00000000" w:rsidP="00000000" w:rsidRDefault="00000000" w:rsidRPr="00000000" w14:paraId="000000F2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Dokumentacja do taśmociągu znajduje się w folderze udostępnionym 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1"/>
        <w:keepNext w:val="0"/>
        <w:keepLines w:val="0"/>
        <w:spacing w:before="280" w:lineRule="auto"/>
        <w:rPr/>
      </w:pPr>
      <w:bookmarkStart w:colFirst="0" w:colLast="0" w:name="_3muhdwkxwp59" w:id="40"/>
      <w:bookmarkEnd w:id="40"/>
      <w:r w:rsidDel="00000000" w:rsidR="00000000" w:rsidRPr="00000000">
        <w:rPr>
          <w:rtl w:val="0"/>
        </w:rPr>
        <w:t xml:space="preserve">Wsparcie i warunki techniczne po stronie Kupującego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Wydzielenie dedykowanych miejsc na hali:</w:t>
      </w:r>
    </w:p>
    <w:p w:rsidR="00000000" w:rsidDel="00000000" w:rsidP="00000000" w:rsidRDefault="00000000" w:rsidRPr="00000000" w14:paraId="000000F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Miejsce do ładowania akumulatorów</w:t>
      </w:r>
    </w:p>
    <w:p w:rsidR="00000000" w:rsidDel="00000000" w:rsidP="00000000" w:rsidRDefault="00000000" w:rsidRPr="00000000" w14:paraId="000000F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Minimum 1 pole postojowe dla każdego wózka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Warunki działania nawigacji:</w:t>
      </w:r>
    </w:p>
    <w:p w:rsidR="00000000" w:rsidDel="00000000" w:rsidP="00000000" w:rsidRDefault="00000000" w:rsidRPr="00000000" w14:paraId="000000F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Zapewniona widoczność ścian lub możliwość zamontowania reflektorów (odblaskowe rury plastikowe)</w:t>
      </w:r>
    </w:p>
    <w:p w:rsidR="00000000" w:rsidDel="00000000" w:rsidP="00000000" w:rsidRDefault="00000000" w:rsidRPr="00000000" w14:paraId="000000F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Drożność ścieżek przejazdu i wyznaczonych obszarów manewrowania</w:t>
        <w:br w:type="textWrapping"/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Organizacja i wsparcie: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Wyznaczona osoba reagująca na zgłoszenia związane z wdrożeniem i pracą wózka</w:t>
      </w:r>
    </w:p>
    <w:p w:rsidR="00000000" w:rsidDel="00000000" w:rsidP="00000000" w:rsidRDefault="00000000" w:rsidRPr="00000000" w14:paraId="000000F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Wyznaczone osoby odpowiedzialne za działanie wózka, przeszkolone w obsłudze Roboshop i RDS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Standardy przewożonego towaru: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Ustandaryzowane nośniki towaru</w:t>
      </w:r>
    </w:p>
    <w:p w:rsidR="00000000" w:rsidDel="00000000" w:rsidP="00000000" w:rsidRDefault="00000000" w:rsidRPr="00000000" w14:paraId="0000010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Towar nie wystaje poza obrys nośnika</w:t>
      </w:r>
    </w:p>
    <w:p w:rsidR="00000000" w:rsidDel="00000000" w:rsidP="00000000" w:rsidRDefault="00000000" w:rsidRPr="00000000" w14:paraId="0000010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Palety w dobrym stanie technicznym</w:t>
      </w:r>
    </w:p>
    <w:p w:rsidR="00000000" w:rsidDel="00000000" w:rsidP="00000000" w:rsidRDefault="00000000" w:rsidRPr="00000000" w14:paraId="0000010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Stretch nie zwisa z palet i nie zasłania sensorów wózka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Serwis i utrzymanie: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Zapewniona dostępność tzw. „okien serwisowych” – czas na diagnostykę, przeglądy i usprawnienia</w:t>
      </w:r>
    </w:p>
    <w:p w:rsidR="00000000" w:rsidDel="00000000" w:rsidP="00000000" w:rsidRDefault="00000000" w:rsidRPr="00000000" w14:paraId="000001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Przed każdą zmianą przeprowadzana weryfikacja stanu AGV (checklista serwisowa: m.in. przetarcie laserów)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Zasilanie: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Możliwość podłączenia stacji ładowania do gniazda 230V 16A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rPr/>
      </w:pPr>
      <w:bookmarkStart w:colFirst="0" w:colLast="0" w:name="_zaeqdgze4gmd" w:id="41"/>
      <w:bookmarkEnd w:id="41"/>
      <w:r w:rsidDel="00000000" w:rsidR="00000000" w:rsidRPr="00000000">
        <w:rPr>
          <w:rtl w:val="0"/>
        </w:rPr>
        <w:t xml:space="preserve">Tunel VPN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Sanden prześlę propozycję tunelu do końca tygodnia. IP-SEC, client. </w:t>
      </w:r>
    </w:p>
    <w:p w:rsidR="00000000" w:rsidDel="00000000" w:rsidP="00000000" w:rsidRDefault="00000000" w:rsidRPr="00000000" w14:paraId="0000010B">
      <w:pPr>
        <w:pStyle w:val="Heading1"/>
        <w:rPr/>
      </w:pPr>
      <w:bookmarkStart w:colFirst="0" w:colLast="0" w:name="_rikpkvwwmrvq" w:id="42"/>
      <w:bookmarkEnd w:id="42"/>
      <w:r w:rsidDel="00000000" w:rsidR="00000000" w:rsidRPr="00000000">
        <w:rPr>
          <w:rtl w:val="0"/>
        </w:rPr>
        <w:t xml:space="preserve">Serwery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Serwer będzie zainstalowany na szynie DIN. </w:t>
      </w:r>
    </w:p>
    <w:p w:rsidR="00000000" w:rsidDel="00000000" w:rsidP="00000000" w:rsidRDefault="00000000" w:rsidRPr="00000000" w14:paraId="0000010D">
      <w:pPr>
        <w:pStyle w:val="Heading1"/>
        <w:rPr/>
      </w:pPr>
      <w:bookmarkStart w:colFirst="0" w:colLast="0" w:name="_8xei8z99ia8g" w:id="43"/>
      <w:bookmarkEnd w:id="43"/>
      <w:r w:rsidDel="00000000" w:rsidR="00000000" w:rsidRPr="00000000">
        <w:rPr>
          <w:rtl w:val="0"/>
        </w:rPr>
        <w:t xml:space="preserve">Słownik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Brudnopis: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sectPr>
      <w:headerReference r:id="rId30" w:type="default"/>
      <w:footerReference r:id="rId31" w:type="default"/>
      <w:type w:val="nextPage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Bogumił Zięba" w:id="4" w:date="2025-09-16T07:48:49Z"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Zgodnie z ustalaniami ze spotkania z dnia 16.09.25</w:t>
      </w:r>
    </w:p>
  </w:comment>
  <w:comment w:author="Bogumił Zięba" w:id="3" w:date="2025-09-16T07:50:03Z"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Zgodnie z ustalaniami ze spotkania z dnia 16.09.25</w:t>
      </w:r>
    </w:p>
  </w:comment>
  <w:comment w:author="Bogumił Zięba" w:id="2" w:date="2025-09-16T07:46:45Z"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Zgodnie z telekonferencją z dnia 16.09.25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Sanden prześle informacje o możliwości w przeciągu 2-3 tygodni</w:t>
      </w:r>
    </w:p>
  </w:comment>
  <w:comment w:author="Bogumił Zięba" w:id="1" w:date="2025-09-09T21:17:00Z"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Musimy doszczegółowić zakres integracji</w:t>
      </w:r>
    </w:p>
  </w:comment>
  <w:comment w:author="Anonymous" w:id="0" w:date="2025-09-16T13:02:35Z"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Ważne w tym pkt jest to, że AGV będzie dostarczał przekłądki 1 na 4 pobrania opakowań z wyrobem oraz dostarczał palety raz na 24 pobrania palety z wyrobem gotowym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0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z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4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z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1">
    <w:pPr>
      <w:jc w:val="right"/>
      <w:rPr/>
    </w:pPr>
    <w:r w:rsidDel="00000000" w:rsidR="00000000" w:rsidRPr="00000000">
      <w:rPr/>
      <w:pict>
        <v:shape id="WordPictureWatermark1" style="position:absolute;width:591.2627952755904pt;height:843.081194414547pt;rotation:0;z-index:-503316481;mso-position-horizontal-relative:margin;mso-position-horizontal:absolute;margin-left:40.125pt;mso-position-vertical-relative:margin;mso-position-vertical:absolute;margin-top:627.5221271114473pt;" alt="" type="#_x0000_t75">
          <v:imagedata cropbottom="-7754f" cropleft="-2245f" cropright="2245f" croptop="7754f" r:id="rId1" o:title="image6.pn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5276850</wp:posOffset>
          </wp:positionH>
          <wp:positionV relativeFrom="paragraph">
            <wp:posOffset>-352424</wp:posOffset>
          </wp:positionV>
          <wp:extent cx="1195862" cy="360000"/>
          <wp:effectExtent b="0" l="0" r="0" t="0"/>
          <wp:wrapNone/>
          <wp:docPr id="4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17637" l="8090" r="8314" t="19565"/>
                  <a:stretch>
                    <a:fillRect/>
                  </a:stretch>
                </pic:blipFill>
                <pic:spPr>
                  <a:xfrm>
                    <a:off x="0" y="0"/>
                    <a:ext cx="1195862" cy="360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360" w:line="276" w:lineRule="auto"/>
    </w:pPr>
    <w:rPr>
      <w:rFonts w:ascii="Lato" w:cs="Lato" w:eastAsia="Lato" w:hAnsi="Lato"/>
      <w:color w:val="23b9d6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260" w:before="260" w:line="416" w:lineRule="auto"/>
      <w:ind w:left="420" w:firstLine="0"/>
      <w:jc w:val="both"/>
    </w:pPr>
    <w:rPr>
      <w:b w:val="1"/>
      <w:color w:val="23b9d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Lato" w:cs="Lato" w:eastAsia="Lato" w:hAnsi="Lato"/>
      <w:color w:val="2e276c"/>
      <w:sz w:val="54"/>
      <w:szCs w:val="5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1.xml"/><Relationship Id="rId22" Type="http://schemas.openxmlformats.org/officeDocument/2006/relationships/header" Target="header2.xml"/><Relationship Id="rId21" Type="http://schemas.openxmlformats.org/officeDocument/2006/relationships/footer" Target="footer1.xml"/><Relationship Id="rId24" Type="http://schemas.openxmlformats.org/officeDocument/2006/relationships/image" Target="media/image8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1.png"/><Relationship Id="rId26" Type="http://schemas.openxmlformats.org/officeDocument/2006/relationships/hyperlink" Target="https://drive.google.com/drive/folders/1CJGNBps4YsqaR0CgaJjHhQYH2jmNcB-S?usp=drive_link" TargetMode="External"/><Relationship Id="rId25" Type="http://schemas.openxmlformats.org/officeDocument/2006/relationships/image" Target="media/image12.png"/><Relationship Id="rId28" Type="http://schemas.openxmlformats.org/officeDocument/2006/relationships/hyperlink" Target="https://drive.google.com/drive/folders/1t70bpA_jfz5YEEDtIe_7smFZjLWlpFU_?usp=sharing" TargetMode="External"/><Relationship Id="rId27" Type="http://schemas.openxmlformats.org/officeDocument/2006/relationships/hyperlink" Target="https://docs.google.com/spreadsheets/u/0/d/1rYRHTDD5OFxM9ZceiAhZlqZfwo3it_A5/edit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s://drive.google.com/drive/folders/1zddhug1am9B8ekJiPM-Kjh69XbQCMisU?usp=sharing" TargetMode="External"/><Relationship Id="rId7" Type="http://schemas.openxmlformats.org/officeDocument/2006/relationships/image" Target="media/image5.png"/><Relationship Id="rId8" Type="http://schemas.openxmlformats.org/officeDocument/2006/relationships/image" Target="media/image2.png"/><Relationship Id="rId31" Type="http://schemas.openxmlformats.org/officeDocument/2006/relationships/footer" Target="footer3.xml"/><Relationship Id="rId30" Type="http://schemas.openxmlformats.org/officeDocument/2006/relationships/header" Target="header3.xml"/><Relationship Id="rId11" Type="http://schemas.openxmlformats.org/officeDocument/2006/relationships/hyperlink" Target="mailto:wmlynarczyk@inovatica.com" TargetMode="External"/><Relationship Id="rId10" Type="http://schemas.openxmlformats.org/officeDocument/2006/relationships/image" Target="media/image3.png"/><Relationship Id="rId13" Type="http://schemas.openxmlformats.org/officeDocument/2006/relationships/image" Target="media/image9.png"/><Relationship Id="rId12" Type="http://schemas.openxmlformats.org/officeDocument/2006/relationships/hyperlink" Target="mailto:wmlynarczyk@inovatica.com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hyperlink" Target="https://docs.google.com/spreadsheets/u/0/d/1rYRHTDD5OFxM9ZceiAhZlqZfwo3it_A5/edit" TargetMode="External"/><Relationship Id="rId16" Type="http://schemas.openxmlformats.org/officeDocument/2006/relationships/hyperlink" Target="https://drive.google.com/drive/folders/1CJGNBps4YsqaR0CgaJjHhQYH2jmNcB-S?usp=drive_link" TargetMode="External"/><Relationship Id="rId19" Type="http://schemas.openxmlformats.org/officeDocument/2006/relationships/hyperlink" Target="https://drive.google.com/drive/folders/1zddhug1am9B8ekJiPM-Kjh69XbQCMisU?usp=sharing" TargetMode="External"/><Relationship Id="rId18" Type="http://schemas.openxmlformats.org/officeDocument/2006/relationships/hyperlink" Target="https://drive.google.com/drive/folders/1t70bpA_jfz5YEEDtIe_7smFZjLWlpFU_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